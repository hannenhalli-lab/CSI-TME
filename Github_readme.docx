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B8FEF" w14:textId="387643B8" w:rsidR="00BF155A" w:rsidRPr="00D614DD" w:rsidRDefault="00BF155A" w:rsidP="00D614DD">
      <w:pPr>
        <w:pStyle w:val="Heading1"/>
      </w:pPr>
      <w:bookmarkStart w:id="0" w:name="OLE_LINK27"/>
      <w:bookmarkStart w:id="1" w:name="OLE_LINK29"/>
      <w:r w:rsidRPr="00D614DD">
        <w:t>Overview</w:t>
      </w:r>
    </w:p>
    <w:p w14:paraId="0EED0B65" w14:textId="4561F973" w:rsidR="00EE40E9" w:rsidRDefault="00350297" w:rsidP="00350297">
      <w:r>
        <w:t xml:space="preserve">CSI-TME is computational pipeline to infer cell state interaction network using bulk transcriptomic and clinical data from cancer patients. Typically, cell states in tumor microenvironments (TME) are only investigated using single cell datasets. However, there are two key limitations </w:t>
      </w:r>
      <w:r w:rsidR="00EE40E9">
        <w:t>–</w:t>
      </w:r>
      <w:r>
        <w:t xml:space="preserve"> </w:t>
      </w:r>
    </w:p>
    <w:p w14:paraId="6E6FEA40" w14:textId="77777777" w:rsidR="00EE40E9" w:rsidRDefault="00350297" w:rsidP="00350297">
      <w:pPr>
        <w:pStyle w:val="ListParagraph"/>
        <w:numPr>
          <w:ilvl w:val="0"/>
          <w:numId w:val="1"/>
        </w:numPr>
      </w:pPr>
      <w:r>
        <w:t xml:space="preserve">Single cell datasets are far less </w:t>
      </w:r>
      <w:r w:rsidR="00EE40E9">
        <w:t>abundant</w:t>
      </w:r>
      <w:r>
        <w:t xml:space="preserve"> as well as have smaller cohort sizes than bulk transcriptomic datasets. While single cell data can provide high       resolution insights into cell state composition in the TME, the small sample sizes </w:t>
      </w:r>
      <w:r w:rsidR="00EE40E9">
        <w:t>make</w:t>
      </w:r>
      <w:r>
        <w:t xml:space="preserve"> it </w:t>
      </w:r>
      <w:r w:rsidR="00EE40E9">
        <w:t>difficult</w:t>
      </w:r>
      <w:r>
        <w:t xml:space="preserve"> to make reliable clinical predictions.</w:t>
      </w:r>
    </w:p>
    <w:p w14:paraId="36A5FC9A" w14:textId="77777777" w:rsidR="00EE40E9" w:rsidRDefault="00EE40E9" w:rsidP="00EE40E9">
      <w:pPr>
        <w:pStyle w:val="ListParagraph"/>
      </w:pPr>
    </w:p>
    <w:p w14:paraId="0F0EF94C" w14:textId="43D1E636" w:rsidR="00350297" w:rsidRDefault="00350297" w:rsidP="00350297">
      <w:pPr>
        <w:pStyle w:val="ListParagraph"/>
        <w:numPr>
          <w:ilvl w:val="0"/>
          <w:numId w:val="1"/>
        </w:numPr>
      </w:pPr>
      <w:r>
        <w:t>Secondly, single cell datasets are rarely linked to the clinical outcomes collected in a principled fashion.</w:t>
      </w:r>
    </w:p>
    <w:p w14:paraId="03C7E249" w14:textId="60698872" w:rsidR="00D34E3F" w:rsidRDefault="00C4593A" w:rsidP="00350297">
      <w:r>
        <w:t xml:space="preserve">To overcome these limitations and investigate cell states and their interactions by directly leveraging bulk transcriptomes from large cohorts such as TCGA, we </w:t>
      </w:r>
      <w:r w:rsidR="004E79AF">
        <w:t>developed CSI-TME, a computational tool that uses a combination of supervised and unsupervised learning approaches to first the estimate cell state composition in the tumor microenvironment, and then model the clinical data based on the joint activity of the pairs of cell states.</w:t>
      </w:r>
    </w:p>
    <w:p w14:paraId="1AE2C70A" w14:textId="0E94AAE3" w:rsidR="00D34E3F" w:rsidRDefault="00D34E3F" w:rsidP="00350297">
      <w:r>
        <w:t xml:space="preserve">Drawing </w:t>
      </w:r>
      <w:r w:rsidR="001F6182">
        <w:t>an</w:t>
      </w:r>
      <w:r>
        <w:t xml:space="preserve"> inspiration from the concept of genetic interactions, a phenomenon where the simultaneous activity of two genes as opposed to individual genes</w:t>
      </w:r>
      <w:r w:rsidR="001F6182">
        <w:t xml:space="preserve"> </w:t>
      </w:r>
      <w:r>
        <w:t>drive the phenotype</w:t>
      </w:r>
      <w:r w:rsidR="001F6182">
        <w:t>, we reasoned that cell state pairs, whose joint activity impact the clinical outcomes, can be mined from the large cohorts of bulk transcriptomic datasets such as TCGA.</w:t>
      </w:r>
    </w:p>
    <w:p w14:paraId="7FC9198E" w14:textId="6DAA2444" w:rsidR="00350297" w:rsidRDefault="00350297" w:rsidP="00350297">
      <w:r>
        <w:t xml:space="preserve">For details, please check our preprint @ </w:t>
      </w:r>
      <w:r w:rsidR="00473B9B">
        <w:fldChar w:fldCharType="begin"/>
      </w:r>
      <w:ins w:id="2" w:author="Singh, Arashdeep (NIH/NCI) [F]" w:date="2025-11-03T13:10:00Z" w16du:dateUtc="2025-11-03T18:10:00Z">
        <w:r w:rsidR="00473B9B">
          <w:instrText>HYPERLINK "</w:instrText>
        </w:r>
      </w:ins>
      <w:r w:rsidR="00473B9B">
        <w:instrText>https://www.biorxiv.org/content/10.1101/2024.10.29.620901v1</w:instrText>
      </w:r>
      <w:ins w:id="3" w:author="Singh, Arashdeep (NIH/NCI) [F]" w:date="2025-11-03T13:10:00Z" w16du:dateUtc="2025-11-03T18:10:00Z">
        <w:r w:rsidR="00473B9B">
          <w:instrText>"</w:instrText>
        </w:r>
      </w:ins>
      <w:r w:rsidR="00473B9B">
        <w:fldChar w:fldCharType="separate"/>
      </w:r>
      <w:r w:rsidR="00473B9B" w:rsidRPr="00A30552">
        <w:rPr>
          <w:rStyle w:val="Hyperlink"/>
        </w:rPr>
        <w:t>https://www.biorxiv.org/content/10.1101/2024.10.29.620901v1</w:t>
      </w:r>
      <w:r w:rsidR="00473B9B">
        <w:fldChar w:fldCharType="end"/>
      </w:r>
    </w:p>
    <w:p w14:paraId="1F9B5615" w14:textId="77777777" w:rsidR="00473B9B" w:rsidRDefault="00473B9B" w:rsidP="00350297"/>
    <w:p w14:paraId="2E6EFD09" w14:textId="77777777" w:rsidR="00ED5B55" w:rsidRDefault="00ED5B55" w:rsidP="00ED5B55">
      <w:r w:rsidRPr="00ED5B55">
        <w:rPr>
          <w:rStyle w:val="Heading1Char"/>
        </w:rPr>
        <w:t>Running CSI-TME</w:t>
      </w:r>
      <w:r w:rsidR="003D4264">
        <w:br/>
      </w:r>
      <w:r>
        <w:t xml:space="preserve">There are two main use cases for CSI-TME - </w:t>
      </w:r>
    </w:p>
    <w:p w14:paraId="72EE174F" w14:textId="77777777" w:rsidR="00ED5B55" w:rsidRDefault="00ED5B55" w:rsidP="00ED5B55">
      <w:pPr>
        <w:pStyle w:val="ListParagraph"/>
        <w:numPr>
          <w:ilvl w:val="0"/>
          <w:numId w:val="2"/>
        </w:numPr>
      </w:pPr>
      <w:r w:rsidRPr="00ED5B55">
        <w:rPr>
          <w:rStyle w:val="Heading2Char"/>
        </w:rPr>
        <w:t>Mine prognostic cell state interactions in a new large cohort</w:t>
      </w:r>
      <w:r>
        <w:t>.</w:t>
      </w:r>
    </w:p>
    <w:p w14:paraId="3301381F" w14:textId="77777777" w:rsidR="00ED5B55" w:rsidRDefault="00ED5B55" w:rsidP="00ED5B55">
      <w:pPr>
        <w:pStyle w:val="ListParagraph"/>
        <w:numPr>
          <w:ilvl w:val="0"/>
          <w:numId w:val="2"/>
        </w:numPr>
      </w:pPr>
      <w:r w:rsidRPr="00ED5B55">
        <w:rPr>
          <w:rStyle w:val="Heading2Char"/>
        </w:rPr>
        <w:t>Using pre-trained model to score your samples for pro- and anti-tumor interactions</w:t>
      </w:r>
      <w:r>
        <w:t>.</w:t>
      </w:r>
    </w:p>
    <w:p w14:paraId="50D2D1DB" w14:textId="77777777" w:rsidR="00ED5B55" w:rsidRDefault="00ED5B55" w:rsidP="00ED5B55"/>
    <w:p w14:paraId="42C99B2C" w14:textId="77777777" w:rsidR="00ED5B55" w:rsidRDefault="00ED5B55" w:rsidP="00ED5B55">
      <w:r>
        <w:t xml:space="preserve">A step-by-step tutorial is provided below for each of these steps – </w:t>
      </w:r>
    </w:p>
    <w:bookmarkEnd w:id="0"/>
    <w:p w14:paraId="56897D80" w14:textId="77777777" w:rsidR="00BD439E" w:rsidRDefault="00BD439E"/>
    <w:p w14:paraId="433A64A7" w14:textId="54F72142" w:rsidR="00ED5B55" w:rsidRPr="00ED5B55" w:rsidRDefault="00ED5B55" w:rsidP="00ED5B55">
      <w:pPr>
        <w:pStyle w:val="Heading2"/>
      </w:pPr>
      <w:r>
        <w:lastRenderedPageBreak/>
        <w:t>Mine prognostic cell state interactions in a new large cohort</w:t>
      </w:r>
    </w:p>
    <w:p w14:paraId="25FC2D06" w14:textId="3D13DD00" w:rsidR="00ED5B55" w:rsidRDefault="00ED5B55" w:rsidP="00ED5B55">
      <w:pPr>
        <w:pStyle w:val="Heading3"/>
      </w:pPr>
      <w:r>
        <w:t xml:space="preserve">Required input – </w:t>
      </w:r>
    </w:p>
    <w:p w14:paraId="6B50D734" w14:textId="77777777" w:rsidR="004A27A7" w:rsidRDefault="00ED5B55" w:rsidP="004A27A7">
      <w:pPr>
        <w:pStyle w:val="ListParagraph"/>
        <w:numPr>
          <w:ilvl w:val="0"/>
          <w:numId w:val="4"/>
        </w:numPr>
      </w:pPr>
      <w:r>
        <w:t>Bulk gene expression data from a large cohort of cancer patients</w:t>
      </w:r>
      <w:r w:rsidR="002C2331">
        <w:t xml:space="preserve"> (G</w:t>
      </w:r>
      <w:r w:rsidR="00811268">
        <w:t xml:space="preserve">ene </w:t>
      </w:r>
      <w:r w:rsidR="002C2331">
        <w:t>x</w:t>
      </w:r>
      <w:r w:rsidR="00811268">
        <w:t xml:space="preserve"> </w:t>
      </w:r>
      <w:r w:rsidR="002C2331">
        <w:t>S</w:t>
      </w:r>
      <w:r w:rsidR="00811268">
        <w:t>ample matrix</w:t>
      </w:r>
      <w:r w:rsidR="002C2331">
        <w:t>)</w:t>
      </w:r>
      <w:r w:rsidR="004A27A7">
        <w:t xml:space="preserve"> </w:t>
      </w:r>
    </w:p>
    <w:p w14:paraId="5F74AD90" w14:textId="299C46B2" w:rsidR="00ED5B55" w:rsidRDefault="00ED5B55" w:rsidP="004A27A7">
      <w:pPr>
        <w:pStyle w:val="ListParagraph"/>
        <w:numPr>
          <w:ilvl w:val="0"/>
          <w:numId w:val="4"/>
        </w:numPr>
      </w:pPr>
      <w:r>
        <w:t>Matching clinical data</w:t>
      </w:r>
      <w:r w:rsidR="002C2331">
        <w:t xml:space="preserve"> with </w:t>
      </w:r>
      <w:proofErr w:type="spellStart"/>
      <w:r w:rsidR="002C2331">
        <w:t>atleast</w:t>
      </w:r>
      <w:proofErr w:type="spellEnd"/>
      <w:r w:rsidR="002C2331">
        <w:t xml:space="preserve"> the following columns – </w:t>
      </w:r>
    </w:p>
    <w:tbl>
      <w:tblPr>
        <w:tblW w:w="7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987"/>
        <w:gridCol w:w="1300"/>
        <w:gridCol w:w="1300"/>
        <w:gridCol w:w="1300"/>
        <w:gridCol w:w="1300"/>
      </w:tblGrid>
      <w:tr w:rsidR="002C2331" w:rsidRPr="002C2331" w14:paraId="1ABF7C62" w14:textId="77777777" w:rsidTr="002C2331">
        <w:trPr>
          <w:trHeight w:val="320"/>
          <w:jc w:val="center"/>
        </w:trPr>
        <w:tc>
          <w:tcPr>
            <w:tcW w:w="2065" w:type="dxa"/>
            <w:noWrap/>
            <w:vAlign w:val="bottom"/>
            <w:hideMark/>
          </w:tcPr>
          <w:p w14:paraId="44784844"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samples</w:t>
            </w:r>
          </w:p>
        </w:tc>
        <w:tc>
          <w:tcPr>
            <w:tcW w:w="715" w:type="dxa"/>
            <w:noWrap/>
            <w:vAlign w:val="bottom"/>
            <w:hideMark/>
          </w:tcPr>
          <w:p w14:paraId="55793397"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sex</w:t>
            </w:r>
          </w:p>
        </w:tc>
        <w:tc>
          <w:tcPr>
            <w:tcW w:w="1300" w:type="dxa"/>
            <w:noWrap/>
            <w:vAlign w:val="bottom"/>
            <w:hideMark/>
          </w:tcPr>
          <w:p w14:paraId="25BD0E5C"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age</w:t>
            </w:r>
          </w:p>
        </w:tc>
        <w:tc>
          <w:tcPr>
            <w:tcW w:w="1300" w:type="dxa"/>
            <w:noWrap/>
            <w:vAlign w:val="bottom"/>
            <w:hideMark/>
          </w:tcPr>
          <w:p w14:paraId="60DCA57A"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stage</w:t>
            </w:r>
          </w:p>
        </w:tc>
        <w:tc>
          <w:tcPr>
            <w:tcW w:w="1300" w:type="dxa"/>
            <w:noWrap/>
            <w:vAlign w:val="bottom"/>
            <w:hideMark/>
          </w:tcPr>
          <w:p w14:paraId="0BC53328"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time</w:t>
            </w:r>
          </w:p>
        </w:tc>
        <w:tc>
          <w:tcPr>
            <w:tcW w:w="1300" w:type="dxa"/>
            <w:noWrap/>
            <w:vAlign w:val="bottom"/>
            <w:hideMark/>
          </w:tcPr>
          <w:p w14:paraId="27484659"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status</w:t>
            </w:r>
          </w:p>
        </w:tc>
      </w:tr>
      <w:tr w:rsidR="002C2331" w:rsidRPr="002C2331" w14:paraId="12DA16B3" w14:textId="77777777" w:rsidTr="002C2331">
        <w:trPr>
          <w:trHeight w:val="320"/>
          <w:jc w:val="center"/>
        </w:trPr>
        <w:tc>
          <w:tcPr>
            <w:tcW w:w="2065" w:type="dxa"/>
            <w:noWrap/>
            <w:vAlign w:val="bottom"/>
            <w:hideMark/>
          </w:tcPr>
          <w:p w14:paraId="3F1369FC"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TCGA-CS-4938</w:t>
            </w:r>
          </w:p>
        </w:tc>
        <w:tc>
          <w:tcPr>
            <w:tcW w:w="715" w:type="dxa"/>
            <w:noWrap/>
            <w:vAlign w:val="bottom"/>
            <w:hideMark/>
          </w:tcPr>
          <w:p w14:paraId="66D5ACBB"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FEMALE</w:t>
            </w:r>
          </w:p>
        </w:tc>
        <w:tc>
          <w:tcPr>
            <w:tcW w:w="1300" w:type="dxa"/>
            <w:noWrap/>
            <w:vAlign w:val="bottom"/>
            <w:hideMark/>
          </w:tcPr>
          <w:p w14:paraId="2E506703"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31</w:t>
            </w:r>
          </w:p>
        </w:tc>
        <w:tc>
          <w:tcPr>
            <w:tcW w:w="1300" w:type="dxa"/>
            <w:noWrap/>
            <w:vAlign w:val="bottom"/>
            <w:hideMark/>
          </w:tcPr>
          <w:p w14:paraId="5D8CB933"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NA</w:t>
            </w:r>
          </w:p>
        </w:tc>
        <w:tc>
          <w:tcPr>
            <w:tcW w:w="1300" w:type="dxa"/>
            <w:noWrap/>
            <w:vAlign w:val="bottom"/>
            <w:hideMark/>
          </w:tcPr>
          <w:p w14:paraId="7AA9D4EE"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3574</w:t>
            </w:r>
          </w:p>
        </w:tc>
        <w:tc>
          <w:tcPr>
            <w:tcW w:w="1300" w:type="dxa"/>
            <w:noWrap/>
            <w:vAlign w:val="bottom"/>
            <w:hideMark/>
          </w:tcPr>
          <w:p w14:paraId="605AB4E1"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0</w:t>
            </w:r>
          </w:p>
        </w:tc>
      </w:tr>
      <w:tr w:rsidR="002C2331" w:rsidRPr="002C2331" w14:paraId="3FAA8E8F" w14:textId="77777777" w:rsidTr="002C2331">
        <w:trPr>
          <w:trHeight w:val="320"/>
          <w:jc w:val="center"/>
        </w:trPr>
        <w:tc>
          <w:tcPr>
            <w:tcW w:w="2065" w:type="dxa"/>
            <w:noWrap/>
            <w:vAlign w:val="bottom"/>
            <w:hideMark/>
          </w:tcPr>
          <w:p w14:paraId="53A58746"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TCGA-CS-4942</w:t>
            </w:r>
          </w:p>
        </w:tc>
        <w:tc>
          <w:tcPr>
            <w:tcW w:w="715" w:type="dxa"/>
            <w:noWrap/>
            <w:vAlign w:val="bottom"/>
            <w:hideMark/>
          </w:tcPr>
          <w:p w14:paraId="104375C1"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FEMALE</w:t>
            </w:r>
          </w:p>
        </w:tc>
        <w:tc>
          <w:tcPr>
            <w:tcW w:w="1300" w:type="dxa"/>
            <w:noWrap/>
            <w:vAlign w:val="bottom"/>
            <w:hideMark/>
          </w:tcPr>
          <w:p w14:paraId="0709211E"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44</w:t>
            </w:r>
          </w:p>
        </w:tc>
        <w:tc>
          <w:tcPr>
            <w:tcW w:w="1300" w:type="dxa"/>
            <w:noWrap/>
            <w:vAlign w:val="bottom"/>
            <w:hideMark/>
          </w:tcPr>
          <w:p w14:paraId="044831A0"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NA</w:t>
            </w:r>
          </w:p>
        </w:tc>
        <w:tc>
          <w:tcPr>
            <w:tcW w:w="1300" w:type="dxa"/>
            <w:noWrap/>
            <w:vAlign w:val="bottom"/>
            <w:hideMark/>
          </w:tcPr>
          <w:p w14:paraId="60A483AA"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1335</w:t>
            </w:r>
          </w:p>
        </w:tc>
        <w:tc>
          <w:tcPr>
            <w:tcW w:w="1300" w:type="dxa"/>
            <w:noWrap/>
            <w:vAlign w:val="bottom"/>
            <w:hideMark/>
          </w:tcPr>
          <w:p w14:paraId="225C07F9"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1</w:t>
            </w:r>
          </w:p>
        </w:tc>
      </w:tr>
      <w:tr w:rsidR="002C2331" w:rsidRPr="002C2331" w14:paraId="7C3B4764" w14:textId="77777777" w:rsidTr="002C2331">
        <w:trPr>
          <w:trHeight w:val="320"/>
          <w:jc w:val="center"/>
        </w:trPr>
        <w:tc>
          <w:tcPr>
            <w:tcW w:w="2065" w:type="dxa"/>
            <w:noWrap/>
            <w:vAlign w:val="bottom"/>
            <w:hideMark/>
          </w:tcPr>
          <w:p w14:paraId="0D2BD925"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TCGA-CS-4943</w:t>
            </w:r>
          </w:p>
        </w:tc>
        <w:tc>
          <w:tcPr>
            <w:tcW w:w="715" w:type="dxa"/>
            <w:noWrap/>
            <w:vAlign w:val="bottom"/>
            <w:hideMark/>
          </w:tcPr>
          <w:p w14:paraId="66362812"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MALE</w:t>
            </w:r>
          </w:p>
        </w:tc>
        <w:tc>
          <w:tcPr>
            <w:tcW w:w="1300" w:type="dxa"/>
            <w:noWrap/>
            <w:vAlign w:val="bottom"/>
            <w:hideMark/>
          </w:tcPr>
          <w:p w14:paraId="46AC2D41"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37</w:t>
            </w:r>
          </w:p>
        </w:tc>
        <w:tc>
          <w:tcPr>
            <w:tcW w:w="1300" w:type="dxa"/>
            <w:noWrap/>
            <w:vAlign w:val="bottom"/>
            <w:hideMark/>
          </w:tcPr>
          <w:p w14:paraId="5650F3F9"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NA</w:t>
            </w:r>
          </w:p>
        </w:tc>
        <w:tc>
          <w:tcPr>
            <w:tcW w:w="1300" w:type="dxa"/>
            <w:noWrap/>
            <w:vAlign w:val="bottom"/>
            <w:hideMark/>
          </w:tcPr>
          <w:p w14:paraId="7AAC7DBB"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1106</w:t>
            </w:r>
          </w:p>
        </w:tc>
        <w:tc>
          <w:tcPr>
            <w:tcW w:w="1300" w:type="dxa"/>
            <w:noWrap/>
            <w:vAlign w:val="bottom"/>
            <w:hideMark/>
          </w:tcPr>
          <w:p w14:paraId="46606CD0"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1</w:t>
            </w:r>
          </w:p>
        </w:tc>
      </w:tr>
      <w:tr w:rsidR="002C2331" w:rsidRPr="002C2331" w14:paraId="7B615DB3" w14:textId="77777777" w:rsidTr="002C2331">
        <w:trPr>
          <w:trHeight w:val="320"/>
          <w:jc w:val="center"/>
        </w:trPr>
        <w:tc>
          <w:tcPr>
            <w:tcW w:w="2065" w:type="dxa"/>
            <w:noWrap/>
            <w:vAlign w:val="bottom"/>
            <w:hideMark/>
          </w:tcPr>
          <w:p w14:paraId="092ED3BF"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TCGA-CS-4944</w:t>
            </w:r>
          </w:p>
        </w:tc>
        <w:tc>
          <w:tcPr>
            <w:tcW w:w="715" w:type="dxa"/>
            <w:noWrap/>
            <w:vAlign w:val="bottom"/>
            <w:hideMark/>
          </w:tcPr>
          <w:p w14:paraId="647E08FF"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MALE</w:t>
            </w:r>
          </w:p>
        </w:tc>
        <w:tc>
          <w:tcPr>
            <w:tcW w:w="1300" w:type="dxa"/>
            <w:noWrap/>
            <w:vAlign w:val="bottom"/>
            <w:hideMark/>
          </w:tcPr>
          <w:p w14:paraId="522C0AD5"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50</w:t>
            </w:r>
          </w:p>
        </w:tc>
        <w:tc>
          <w:tcPr>
            <w:tcW w:w="1300" w:type="dxa"/>
            <w:noWrap/>
            <w:vAlign w:val="bottom"/>
            <w:hideMark/>
          </w:tcPr>
          <w:p w14:paraId="7EA8724E"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NA</w:t>
            </w:r>
          </w:p>
        </w:tc>
        <w:tc>
          <w:tcPr>
            <w:tcW w:w="1300" w:type="dxa"/>
            <w:noWrap/>
            <w:vAlign w:val="bottom"/>
            <w:hideMark/>
          </w:tcPr>
          <w:p w14:paraId="1F360DE1"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1828</w:t>
            </w:r>
          </w:p>
        </w:tc>
        <w:tc>
          <w:tcPr>
            <w:tcW w:w="1300" w:type="dxa"/>
            <w:noWrap/>
            <w:vAlign w:val="bottom"/>
            <w:hideMark/>
          </w:tcPr>
          <w:p w14:paraId="77BF27A8"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0</w:t>
            </w:r>
          </w:p>
        </w:tc>
      </w:tr>
      <w:tr w:rsidR="002C2331" w:rsidRPr="002C2331" w14:paraId="6D0580B1" w14:textId="77777777" w:rsidTr="002C2331">
        <w:trPr>
          <w:trHeight w:val="320"/>
          <w:jc w:val="center"/>
        </w:trPr>
        <w:tc>
          <w:tcPr>
            <w:tcW w:w="2065" w:type="dxa"/>
            <w:noWrap/>
            <w:vAlign w:val="bottom"/>
            <w:hideMark/>
          </w:tcPr>
          <w:p w14:paraId="61549E07"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TCGA-CS-5390</w:t>
            </w:r>
          </w:p>
        </w:tc>
        <w:tc>
          <w:tcPr>
            <w:tcW w:w="715" w:type="dxa"/>
            <w:noWrap/>
            <w:vAlign w:val="bottom"/>
            <w:hideMark/>
          </w:tcPr>
          <w:p w14:paraId="063F5215"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FEMALE</w:t>
            </w:r>
          </w:p>
        </w:tc>
        <w:tc>
          <w:tcPr>
            <w:tcW w:w="1300" w:type="dxa"/>
            <w:noWrap/>
            <w:vAlign w:val="bottom"/>
            <w:hideMark/>
          </w:tcPr>
          <w:p w14:paraId="463C9372"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47</w:t>
            </w:r>
          </w:p>
        </w:tc>
        <w:tc>
          <w:tcPr>
            <w:tcW w:w="1300" w:type="dxa"/>
            <w:noWrap/>
            <w:vAlign w:val="bottom"/>
            <w:hideMark/>
          </w:tcPr>
          <w:p w14:paraId="1CF14F83"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NA</w:t>
            </w:r>
          </w:p>
        </w:tc>
        <w:tc>
          <w:tcPr>
            <w:tcW w:w="1300" w:type="dxa"/>
            <w:noWrap/>
            <w:vAlign w:val="bottom"/>
            <w:hideMark/>
          </w:tcPr>
          <w:p w14:paraId="708418EC"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NA</w:t>
            </w:r>
          </w:p>
        </w:tc>
        <w:tc>
          <w:tcPr>
            <w:tcW w:w="1300" w:type="dxa"/>
            <w:noWrap/>
            <w:vAlign w:val="bottom"/>
            <w:hideMark/>
          </w:tcPr>
          <w:p w14:paraId="16BD08C1"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0</w:t>
            </w:r>
          </w:p>
        </w:tc>
      </w:tr>
      <w:tr w:rsidR="002C2331" w:rsidRPr="002C2331" w14:paraId="6F602AC1" w14:textId="77777777" w:rsidTr="002C2331">
        <w:trPr>
          <w:trHeight w:val="320"/>
          <w:jc w:val="center"/>
        </w:trPr>
        <w:tc>
          <w:tcPr>
            <w:tcW w:w="2065" w:type="dxa"/>
            <w:noWrap/>
            <w:vAlign w:val="bottom"/>
            <w:hideMark/>
          </w:tcPr>
          <w:p w14:paraId="0727096E"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TCGA-CS-5393</w:t>
            </w:r>
          </w:p>
        </w:tc>
        <w:tc>
          <w:tcPr>
            <w:tcW w:w="715" w:type="dxa"/>
            <w:noWrap/>
            <w:vAlign w:val="bottom"/>
            <w:hideMark/>
          </w:tcPr>
          <w:p w14:paraId="7FA16F7D"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MALE</w:t>
            </w:r>
          </w:p>
        </w:tc>
        <w:tc>
          <w:tcPr>
            <w:tcW w:w="1300" w:type="dxa"/>
            <w:noWrap/>
            <w:vAlign w:val="bottom"/>
            <w:hideMark/>
          </w:tcPr>
          <w:p w14:paraId="6F3F06E4"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39</w:t>
            </w:r>
          </w:p>
        </w:tc>
        <w:tc>
          <w:tcPr>
            <w:tcW w:w="1300" w:type="dxa"/>
            <w:noWrap/>
            <w:vAlign w:val="bottom"/>
            <w:hideMark/>
          </w:tcPr>
          <w:p w14:paraId="5FF85C07" w14:textId="77777777" w:rsidR="002C2331" w:rsidRPr="002C2331" w:rsidRDefault="002C2331" w:rsidP="002C2331">
            <w:pPr>
              <w:spacing w:after="0" w:line="240" w:lineRule="auto"/>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NA</w:t>
            </w:r>
          </w:p>
        </w:tc>
        <w:tc>
          <w:tcPr>
            <w:tcW w:w="1300" w:type="dxa"/>
            <w:noWrap/>
            <w:vAlign w:val="bottom"/>
            <w:hideMark/>
          </w:tcPr>
          <w:p w14:paraId="55EF547B"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1222</w:t>
            </w:r>
          </w:p>
        </w:tc>
        <w:tc>
          <w:tcPr>
            <w:tcW w:w="1300" w:type="dxa"/>
            <w:noWrap/>
            <w:vAlign w:val="bottom"/>
            <w:hideMark/>
          </w:tcPr>
          <w:p w14:paraId="5988C7A7" w14:textId="77777777" w:rsidR="002C2331" w:rsidRPr="002C2331" w:rsidRDefault="002C2331" w:rsidP="002C2331">
            <w:pPr>
              <w:spacing w:after="0" w:line="240" w:lineRule="auto"/>
              <w:jc w:val="right"/>
              <w:rPr>
                <w:rFonts w:ascii="Aptos Narrow" w:eastAsia="Times New Roman" w:hAnsi="Aptos Narrow" w:cs="Times New Roman"/>
                <w:color w:val="000000"/>
                <w:kern w:val="0"/>
                <w14:ligatures w14:val="none"/>
              </w:rPr>
            </w:pPr>
            <w:r w:rsidRPr="002C2331">
              <w:rPr>
                <w:rFonts w:ascii="Aptos Narrow" w:eastAsia="Times New Roman" w:hAnsi="Aptos Narrow" w:cs="Times New Roman"/>
                <w:color w:val="000000"/>
                <w:kern w:val="0"/>
                <w14:ligatures w14:val="none"/>
              </w:rPr>
              <w:t>0</w:t>
            </w:r>
          </w:p>
        </w:tc>
      </w:tr>
    </w:tbl>
    <w:p w14:paraId="469B6EAB" w14:textId="75AB0CBD" w:rsidR="002C2331" w:rsidRPr="00ED5B55" w:rsidRDefault="002C2331" w:rsidP="002C2331">
      <w:pPr>
        <w:pStyle w:val="ListParagraph"/>
      </w:pPr>
      <w:r>
        <w:t xml:space="preserve">* </w:t>
      </w:r>
      <w:proofErr w:type="gramStart"/>
      <w:r>
        <w:t>status</w:t>
      </w:r>
      <w:proofErr w:type="gramEnd"/>
      <w:r>
        <w:t xml:space="preserve"> 0 =&gt; Alive; 1 =&gt; Death</w:t>
      </w:r>
    </w:p>
    <w:p w14:paraId="60F94262" w14:textId="77777777" w:rsidR="004A27A7" w:rsidRDefault="004A27A7"/>
    <w:p w14:paraId="2B566DEC" w14:textId="77777777" w:rsidR="00865816" w:rsidRDefault="004A27A7">
      <w:r>
        <w:t xml:space="preserve">Step 1 -&gt; </w:t>
      </w:r>
      <w:r w:rsidR="00865816">
        <w:t>From Unix shell,</w:t>
      </w:r>
      <w:r>
        <w:t xml:space="preserve"> </w:t>
      </w:r>
      <w:bookmarkStart w:id="4" w:name="OLE_LINK30"/>
      <w:proofErr w:type="spellStart"/>
      <w:r w:rsidRPr="004A27A7">
        <w:rPr>
          <w:b/>
          <w:bCs/>
        </w:rPr>
        <w:t>script_path_training.R</w:t>
      </w:r>
      <w:proofErr w:type="spellEnd"/>
      <w:r>
        <w:rPr>
          <w:b/>
          <w:bCs/>
        </w:rPr>
        <w:t xml:space="preserve"> </w:t>
      </w:r>
      <w:bookmarkEnd w:id="1"/>
      <w:bookmarkEnd w:id="4"/>
      <w:r w:rsidR="00865816">
        <w:t xml:space="preserve">to create the directories where input/output data will be stored; for </w:t>
      </w:r>
      <w:proofErr w:type="spellStart"/>
      <w:r w:rsidR="00865816">
        <w:t>eg.</w:t>
      </w:r>
      <w:proofErr w:type="spellEnd"/>
    </w:p>
    <w:p w14:paraId="73CEE19B" w14:textId="4C4B69C7" w:rsidR="004A27A7" w:rsidRPr="00865816" w:rsidRDefault="00865816">
      <w:proofErr w:type="spellStart"/>
      <w:r>
        <w:t>Rscript</w:t>
      </w:r>
      <w:proofErr w:type="spellEnd"/>
      <w:r>
        <w:t xml:space="preserve"> </w:t>
      </w:r>
      <w:proofErr w:type="spellStart"/>
      <w:r w:rsidRPr="004A27A7">
        <w:rPr>
          <w:b/>
          <w:bCs/>
        </w:rPr>
        <w:t>script_path_training.R</w:t>
      </w:r>
      <w:proofErr w:type="spellEnd"/>
      <w:r>
        <w:rPr>
          <w:b/>
          <w:bCs/>
        </w:rPr>
        <w:t xml:space="preserve"> TCGA-IDH</w:t>
      </w:r>
      <w:r>
        <w:br/>
      </w:r>
    </w:p>
    <w:sectPr w:rsidR="004A27A7" w:rsidRPr="00865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0AAD"/>
    <w:multiLevelType w:val="hybridMultilevel"/>
    <w:tmpl w:val="D8A24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957C0"/>
    <w:multiLevelType w:val="hybridMultilevel"/>
    <w:tmpl w:val="53E00C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B0DB2"/>
    <w:multiLevelType w:val="hybridMultilevel"/>
    <w:tmpl w:val="A89047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243B99"/>
    <w:multiLevelType w:val="hybridMultilevel"/>
    <w:tmpl w:val="21D65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5197103">
    <w:abstractNumId w:val="3"/>
  </w:num>
  <w:num w:numId="2" w16cid:durableId="254291543">
    <w:abstractNumId w:val="1"/>
  </w:num>
  <w:num w:numId="3" w16cid:durableId="1356803661">
    <w:abstractNumId w:val="0"/>
  </w:num>
  <w:num w:numId="4" w16cid:durableId="20769249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ngh, Arashdeep (NIH/NCI) [F]">
    <w15:presenceInfo w15:providerId="AD" w15:userId="S::singha30@nih.gov::b1fd9cfc-893b-4a7c-a935-daa5fa3523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97"/>
    <w:rsid w:val="001F6182"/>
    <w:rsid w:val="00291E19"/>
    <w:rsid w:val="002C2331"/>
    <w:rsid w:val="00350297"/>
    <w:rsid w:val="003A1ED4"/>
    <w:rsid w:val="003D4264"/>
    <w:rsid w:val="0042268F"/>
    <w:rsid w:val="00445A55"/>
    <w:rsid w:val="00473B9B"/>
    <w:rsid w:val="004A27A7"/>
    <w:rsid w:val="004E79AF"/>
    <w:rsid w:val="007040F5"/>
    <w:rsid w:val="00811268"/>
    <w:rsid w:val="00865816"/>
    <w:rsid w:val="008B670B"/>
    <w:rsid w:val="00BD439E"/>
    <w:rsid w:val="00BF155A"/>
    <w:rsid w:val="00C4593A"/>
    <w:rsid w:val="00D336C8"/>
    <w:rsid w:val="00D34E3F"/>
    <w:rsid w:val="00D614DD"/>
    <w:rsid w:val="00E378ED"/>
    <w:rsid w:val="00ED5B55"/>
    <w:rsid w:val="00EE4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0BD6F2"/>
  <w15:chartTrackingRefBased/>
  <w15:docId w15:val="{DA007099-6FFC-6149-8D5D-2D87D3137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4DD"/>
    <w:pPr>
      <w:keepNext/>
      <w:keepLines/>
      <w:spacing w:before="360" w:after="80"/>
      <w:outlineLvl w:val="0"/>
    </w:pPr>
    <w:rPr>
      <w:rFonts w:asciiTheme="majorHAnsi" w:eastAsiaTheme="majorEastAsia" w:hAnsiTheme="majorHAnsi" w:cstheme="majorBidi"/>
      <w:b/>
      <w:color w:val="A02B93" w:themeColor="accent5"/>
      <w:sz w:val="28"/>
      <w:szCs w:val="40"/>
    </w:rPr>
  </w:style>
  <w:style w:type="paragraph" w:styleId="Heading2">
    <w:name w:val="heading 2"/>
    <w:basedOn w:val="Normal"/>
    <w:next w:val="Normal"/>
    <w:link w:val="Heading2Char"/>
    <w:uiPriority w:val="9"/>
    <w:unhideWhenUsed/>
    <w:qFormat/>
    <w:rsid w:val="00D614DD"/>
    <w:pPr>
      <w:keepNext/>
      <w:keepLines/>
      <w:spacing w:before="160" w:after="80"/>
      <w:outlineLvl w:val="1"/>
    </w:pPr>
    <w:rPr>
      <w:rFonts w:asciiTheme="majorHAnsi" w:eastAsiaTheme="majorEastAsia" w:hAnsiTheme="majorHAnsi" w:cstheme="majorBidi"/>
      <w:i/>
      <w:color w:val="47D459" w:themeColor="accent3" w:themeTint="99"/>
      <w:szCs w:val="32"/>
    </w:rPr>
  </w:style>
  <w:style w:type="paragraph" w:styleId="Heading3">
    <w:name w:val="heading 3"/>
    <w:basedOn w:val="Normal"/>
    <w:next w:val="Normal"/>
    <w:link w:val="Heading3Char"/>
    <w:uiPriority w:val="9"/>
    <w:unhideWhenUsed/>
    <w:qFormat/>
    <w:rsid w:val="00ED5B55"/>
    <w:pPr>
      <w:keepNext/>
      <w:keepLines/>
      <w:spacing w:before="160" w:after="80"/>
      <w:outlineLvl w:val="2"/>
    </w:pPr>
    <w:rPr>
      <w:rFonts w:eastAsiaTheme="majorEastAsia" w:cstheme="majorBidi"/>
      <w:color w:val="002060"/>
      <w:szCs w:val="28"/>
    </w:rPr>
  </w:style>
  <w:style w:type="paragraph" w:styleId="Heading4">
    <w:name w:val="heading 4"/>
    <w:basedOn w:val="Normal"/>
    <w:next w:val="Normal"/>
    <w:link w:val="Heading4Char"/>
    <w:uiPriority w:val="9"/>
    <w:semiHidden/>
    <w:unhideWhenUsed/>
    <w:qFormat/>
    <w:rsid w:val="00350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4DD"/>
    <w:rPr>
      <w:rFonts w:asciiTheme="majorHAnsi" w:eastAsiaTheme="majorEastAsia" w:hAnsiTheme="majorHAnsi" w:cstheme="majorBidi"/>
      <w:b/>
      <w:color w:val="A02B93" w:themeColor="accent5"/>
      <w:sz w:val="28"/>
      <w:szCs w:val="40"/>
    </w:rPr>
  </w:style>
  <w:style w:type="character" w:customStyle="1" w:styleId="Heading2Char">
    <w:name w:val="Heading 2 Char"/>
    <w:basedOn w:val="DefaultParagraphFont"/>
    <w:link w:val="Heading2"/>
    <w:uiPriority w:val="9"/>
    <w:rsid w:val="00D614DD"/>
    <w:rPr>
      <w:rFonts w:asciiTheme="majorHAnsi" w:eastAsiaTheme="majorEastAsia" w:hAnsiTheme="majorHAnsi" w:cstheme="majorBidi"/>
      <w:i/>
      <w:color w:val="47D459" w:themeColor="accent3" w:themeTint="99"/>
      <w:szCs w:val="32"/>
    </w:rPr>
  </w:style>
  <w:style w:type="character" w:customStyle="1" w:styleId="Heading3Char">
    <w:name w:val="Heading 3 Char"/>
    <w:basedOn w:val="DefaultParagraphFont"/>
    <w:link w:val="Heading3"/>
    <w:uiPriority w:val="9"/>
    <w:rsid w:val="00ED5B55"/>
    <w:rPr>
      <w:rFonts w:eastAsiaTheme="majorEastAsia" w:cstheme="majorBidi"/>
      <w:color w:val="002060"/>
      <w:szCs w:val="28"/>
    </w:rPr>
  </w:style>
  <w:style w:type="character" w:customStyle="1" w:styleId="Heading4Char">
    <w:name w:val="Heading 4 Char"/>
    <w:basedOn w:val="DefaultParagraphFont"/>
    <w:link w:val="Heading4"/>
    <w:uiPriority w:val="9"/>
    <w:semiHidden/>
    <w:rsid w:val="00350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297"/>
    <w:rPr>
      <w:rFonts w:eastAsiaTheme="majorEastAsia" w:cstheme="majorBidi"/>
      <w:color w:val="272727" w:themeColor="text1" w:themeTint="D8"/>
    </w:rPr>
  </w:style>
  <w:style w:type="paragraph" w:styleId="Title">
    <w:name w:val="Title"/>
    <w:basedOn w:val="Normal"/>
    <w:next w:val="Normal"/>
    <w:link w:val="TitleChar"/>
    <w:uiPriority w:val="10"/>
    <w:qFormat/>
    <w:rsid w:val="00350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297"/>
    <w:pPr>
      <w:spacing w:before="160"/>
      <w:jc w:val="center"/>
    </w:pPr>
    <w:rPr>
      <w:i/>
      <w:iCs/>
      <w:color w:val="404040" w:themeColor="text1" w:themeTint="BF"/>
    </w:rPr>
  </w:style>
  <w:style w:type="character" w:customStyle="1" w:styleId="QuoteChar">
    <w:name w:val="Quote Char"/>
    <w:basedOn w:val="DefaultParagraphFont"/>
    <w:link w:val="Quote"/>
    <w:uiPriority w:val="29"/>
    <w:rsid w:val="00350297"/>
    <w:rPr>
      <w:i/>
      <w:iCs/>
      <w:color w:val="404040" w:themeColor="text1" w:themeTint="BF"/>
    </w:rPr>
  </w:style>
  <w:style w:type="paragraph" w:styleId="ListParagraph">
    <w:name w:val="List Paragraph"/>
    <w:basedOn w:val="Normal"/>
    <w:uiPriority w:val="34"/>
    <w:qFormat/>
    <w:rsid w:val="00350297"/>
    <w:pPr>
      <w:ind w:left="720"/>
      <w:contextualSpacing/>
    </w:pPr>
  </w:style>
  <w:style w:type="character" w:styleId="IntenseEmphasis">
    <w:name w:val="Intense Emphasis"/>
    <w:basedOn w:val="DefaultParagraphFont"/>
    <w:uiPriority w:val="21"/>
    <w:qFormat/>
    <w:rsid w:val="00350297"/>
    <w:rPr>
      <w:i/>
      <w:iCs/>
      <w:color w:val="0F4761" w:themeColor="accent1" w:themeShade="BF"/>
    </w:rPr>
  </w:style>
  <w:style w:type="paragraph" w:styleId="IntenseQuote">
    <w:name w:val="Intense Quote"/>
    <w:basedOn w:val="Normal"/>
    <w:next w:val="Normal"/>
    <w:link w:val="IntenseQuoteChar"/>
    <w:uiPriority w:val="30"/>
    <w:qFormat/>
    <w:rsid w:val="00350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297"/>
    <w:rPr>
      <w:i/>
      <w:iCs/>
      <w:color w:val="0F4761" w:themeColor="accent1" w:themeShade="BF"/>
    </w:rPr>
  </w:style>
  <w:style w:type="character" w:styleId="IntenseReference">
    <w:name w:val="Intense Reference"/>
    <w:basedOn w:val="DefaultParagraphFont"/>
    <w:uiPriority w:val="32"/>
    <w:qFormat/>
    <w:rsid w:val="00350297"/>
    <w:rPr>
      <w:b/>
      <w:bCs/>
      <w:smallCaps/>
      <w:color w:val="0F4761" w:themeColor="accent1" w:themeShade="BF"/>
      <w:spacing w:val="5"/>
    </w:rPr>
  </w:style>
  <w:style w:type="character" w:styleId="Hyperlink">
    <w:name w:val="Hyperlink"/>
    <w:basedOn w:val="DefaultParagraphFont"/>
    <w:uiPriority w:val="99"/>
    <w:unhideWhenUsed/>
    <w:rsid w:val="00473B9B"/>
    <w:rPr>
      <w:color w:val="467886" w:themeColor="hyperlink"/>
      <w:u w:val="single"/>
    </w:rPr>
  </w:style>
  <w:style w:type="character" w:styleId="UnresolvedMention">
    <w:name w:val="Unresolved Mention"/>
    <w:basedOn w:val="DefaultParagraphFont"/>
    <w:uiPriority w:val="99"/>
    <w:semiHidden/>
    <w:unhideWhenUsed/>
    <w:rsid w:val="00473B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388</Words>
  <Characters>2217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Arashdeep (NIH/NCI) [F]</dc:creator>
  <cp:keywords/>
  <dc:description/>
  <cp:lastModifiedBy>Singh, Arashdeep (NIH/NCI) [F]</cp:lastModifiedBy>
  <cp:revision>19</cp:revision>
  <dcterms:created xsi:type="dcterms:W3CDTF">2025-11-03T18:00:00Z</dcterms:created>
  <dcterms:modified xsi:type="dcterms:W3CDTF">2025-11-03T19:17:00Z</dcterms:modified>
</cp:coreProperties>
</file>